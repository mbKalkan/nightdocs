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Supply Agreement</w:t>
      </w:r>
    </w:p>
    <w:p>
      <w:r>
        <w:t xml:space="preserve">The supplier delivers the goods </w:t>
      </w:r>
      <w:commentRangeStart w:id="0"/>
      <w:r>
        <w:t xml:space="preserve">within 30 days</w:t>
      </w:r>
      <w:commentRangeEnd w:id="0"/>
      <w:r>
        <w:commentReference w:id="0"/>
      </w:r>
      <w:r>
        <w:t xml:space="preserve"> of each order.</w:t>
      </w:r>
    </w:p>
    <w:p>
      <w:r>
        <w:t xml:space="preserve">Payment is due within </w:t>
      </w:r>
      <w:del w:id="10" w:author="Alex Morgan" w:date="2026-10-01T09:30:00Z">
        <w:r>
          <w:delText xml:space="preserve">60</w:delText>
        </w:r>
      </w:del>
      <w:ins w:id="11" w:author="Alex Morgan" w:date="2026-10-01T09:30:00Z">
        <w:r>
          <w:t xml:space="preserve">45</w:t>
        </w:r>
      </w:ins>
      <w:r>
        <w:t xml:space="preserve"> days of the invoice date.</w:t>
      </w:r>
    </w:p>
    <w:p>
      <w:r>
        <w:t xml:space="preserve">Either party may end this agreement with </w:t>
      </w:r>
      <w:ins w:id="12" w:author="Alex Morgan" w:date="2026-10-01T09:30:00Z">
        <w:r>
          <w:t xml:space="preserve">three months of </w:t>
        </w:r>
      </w:ins>
      <w:r>
        <w:t xml:space="preserve">written notice.</w:t>
      </w:r>
    </w:p>
    <w:p>
      <w:commentRangeStart w:id="1"/>
      <w:r>
        <w:t xml:space="preserve">The liability of each party is limited</w:t>
      </w:r>
      <w:commentRangeEnd w:id="1"/>
      <w:r>
        <w:commentReference w:id="1"/>
      </w:r>
      <w:r>
        <w:t xml:space="preserve"> to the value of the orders of the last twelve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initials="AM" w:author="Alex Morgan" w:date="2026-10-01T09:30:00.000Z">
    <w:p>
      <w:r>
        <w:t xml:space="preserve">Can we commit to 20 days? Sales asked for it.</w:t>
      </w:r>
    </w:p>
  </w:comment>
  <w:comment w:id="1" w:initials="AM" w:author="Alex Morgan" w:date="2026-10-01T09:30:00.000Z">
    <w:p>
      <w:r>
        <w:t xml:space="preserve">Legal wants this reviewed before signing.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Agreement</dc:title>
  <dc:creator>Nightdocs</dc:creator>
  <cp:lastModifiedBy>Un-named</cp:lastModifiedBy>
  <cp:revision>1</cp:revision>
  <dcterms:created xsi:type="dcterms:W3CDTF">2026-10-13T13:49:42.519Z</dcterms:created>
  <dcterms:modified xsi:type="dcterms:W3CDTF">2026-10-13T13:49:42.519Z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